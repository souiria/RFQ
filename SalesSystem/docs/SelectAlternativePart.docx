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Fonts w:hint="eastAsia"/>
        </w:rPr>
        <w:t xml:space="preserve">Epic: </w:t>
      </w:r>
      <w:r>
        <w:rPr/>
        <w:t>Select Alternative (Dummy) Part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Contents</w:t>
          </w:r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39_350250779" w:tooltip="Board 1: UI Control Layout">
            <w:r>
              <w:rPr>
                <w:webHidden/>
                <w:rStyle w:val="IndexLink"/>
              </w:rPr>
              <w:t>Board 1: UI Control Layout</w:t>
              <w:tab/>
              <w:t>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41_350250779" w:tooltip="ID: DMY-001 - Implement UI Controls Layout for Select Alternative Part">
            <w:r>
              <w:rPr>
                <w:webHidden/>
                <w:rStyle w:val="IndexLink"/>
              </w:rPr>
              <w:t>ID: DMY-001 - Implement UI Controls Layout for Select Alternative Part</w:t>
              <w:tab/>
              <w:t>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543_350250779" w:tooltip="Board 2: Grid Functionality">
            <w:r>
              <w:rPr>
                <w:webHidden/>
                <w:rStyle w:val="IndexLink"/>
              </w:rPr>
              <w:t>Board 2: Grid Functionality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45_350250779" w:tooltip="ID: DMY-002 - Implement Main Controls Functionality and Validation">
            <w:r>
              <w:rPr>
                <w:webHidden/>
                <w:rStyle w:val="IndexLink"/>
              </w:rPr>
              <w:t>ID: DMY-002 - Implement Main Controls Functionality and Validation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547_350250779" w:tooltip="Board 3: Select Part Info Modal">
            <w:r>
              <w:rPr>
                <w:webHidden/>
                <w:rStyle w:val="IndexLink"/>
              </w:rPr>
              <w:t>Board 3: Select Part Info Modal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49_350250779" w:tooltip="ID: DMY-003 - Implement Select Part Info Modal">
            <w:r>
              <w:rPr>
                <w:webHidden/>
                <w:rStyle w:val="IndexLink"/>
              </w:rPr>
              <w:t>ID: DMY-003 - Implement Select Part Info Modal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551_350250779" w:tooltip="Board 4: Frontend Services - Individual Boards">
            <w:r>
              <w:rPr>
                <w:webHidden/>
                <w:rStyle w:val="IndexLink"/>
              </w:rPr>
              <w:t>Board 4: Frontend Services - Individual Boards</w:t>
              <w:tab/>
              <w:t>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53_350250779" w:tooltip="ID: DMY-FE-001 - Implement FE Service: GetAllAlternativeParts(ParameterRequest parameters)">
            <w:r>
              <w:rPr>
                <w:webHidden/>
                <w:rStyle w:val="IndexLink"/>
              </w:rPr>
              <w:t>ID: DMY-FE-001 - Implement FE Service: GetAllAlternativeParts(ParameterRequest parameters)</w:t>
              <w:tab/>
              <w:t>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55_350250779" w:tooltip="ID: DMY-FE-002 - Implement FE Service: GetPartInfo(Guid partId)">
            <w:r>
              <w:rPr>
                <w:webHidden/>
                <w:rStyle w:val="IndexLink"/>
              </w:rPr>
              <w:t>ID: DMY-FE-002 - Implement FE Service: GetPartInfo(Guid partId)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557_350250779" w:tooltip="Board 4: Backend Services - Individual Boards">
            <w:r>
              <w:rPr>
                <w:webHidden/>
                <w:rStyle w:val="IndexLink"/>
              </w:rPr>
              <w:t>Board 4: Backend Services - Individual Boards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59_350250779" w:tooltip="ID: DMY-BE-001 - Implement BE Service GetAllAlternativeParts(ParameterRequest parameters)">
            <w:r>
              <w:rPr>
                <w:webHidden/>
                <w:rStyle w:val="IndexLink"/>
              </w:rPr>
              <w:t>ID: DMY-BE-001 - Implement BE Service GetAllAlternativeParts(ParameterRequest parameters)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61_350250779" w:tooltip="ID: DMY-BE-002 - Implement BE Service: GetPartInfo(Guid partId)">
            <w:r>
              <w:rPr>
                <w:webHidden/>
                <w:rStyle w:val="IndexLink"/>
              </w:rPr>
              <w:t>ID: DMY-BE-002 - Implement BE Service: GetPartInfo(Guid partId)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563_350250779" w:tooltip="Board 5: Code cleanup/speedup">
            <w:r>
              <w:rPr>
                <w:webHidden/>
                <w:rStyle w:val="IndexLink"/>
              </w:rPr>
              <w:t>Board 5: Code cleanup/speedup</w:t>
              <w:tab/>
              <w:t>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565_350250779" w:tooltip="ID: DMY-CC-001 - Code cleanup/speedup">
            <w:r>
              <w:rPr>
                <w:webHidden/>
                <w:rStyle w:val="IndexLink"/>
              </w:rPr>
              <w:t>ID: DMY-CC-001 - Code cleanup/speedup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539_350250779"/>
      <w:bookmarkStart w:id="1" w:name="_Toc219106292"/>
      <w:bookmarkEnd w:id="0"/>
      <w:r>
        <w:rPr>
          <w:rFonts w:hint="eastAsia"/>
        </w:rPr>
        <w:t>Board 1: UI Control Layout</w:t>
      </w:r>
      <w:bookmarkEnd w:id="1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" w:name="__RefHeading___Toc541_350250779"/>
      <w:bookmarkStart w:id="3" w:name="_Toc219106293"/>
      <w:bookmarkEnd w:id="2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-001</w:t>
      </w:r>
      <w:r>
        <w:rPr/>
        <w:t xml:space="preserve"> -</w:t>
      </w:r>
      <w:r>
        <w:rPr>
          <w:rFonts w:hint="eastAsia"/>
        </w:rPr>
        <w:t xml:space="preserve"> Implement UI Controls Layout for </w:t>
      </w:r>
      <w:r>
        <w:rPr/>
        <w:t>Select Alternative Part</w:t>
      </w:r>
      <w:bookmarkEnd w:id="3"/>
    </w:p>
    <w:p>
      <w:pPr>
        <w:pStyle w:val="Normal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 xml:space="preserve"> Implement </w:t>
      </w:r>
      <w:r>
        <w:rPr/>
        <w:t>the main display grid with filtering controls</w:t>
      </w:r>
      <w:r>
        <w:rPr>
          <w:rFonts w:hint="eastAsia"/>
        </w:rPr>
        <w:t>.</w:t>
        <w:br/>
      </w:r>
      <w:r>
        <w:rPr>
          <w:rFonts w:hint="eastAsia"/>
          <w:b/>
          <w:bCs/>
        </w:rPr>
        <w:t>Acceptance Criteria:</w:t>
      </w:r>
    </w:p>
    <w:p>
      <w:pPr>
        <w:pStyle w:val="Normal"/>
        <w:numPr>
          <w:ilvl w:val="0"/>
          <w:numId w:val="1"/>
        </w:numPr>
        <w:rPr/>
      </w:pPr>
      <w:r>
        <w:rPr>
          <w:rFonts w:hint="eastAsia"/>
        </w:rPr>
        <w:t xml:space="preserve">All </w:t>
      </w:r>
      <w:r>
        <w:rPr/>
        <w:t>grid columns</w:t>
      </w:r>
      <w:r>
        <w:rPr>
          <w:rFonts w:hint="eastAsia"/>
        </w:rPr>
        <w:t xml:space="preserve"> (</w:t>
      </w:r>
      <w:r>
        <w:rPr/>
        <w:t>SumitomoNumber, SumitomoDescription, MainSupplier, SupplierName, SupplierNumber, Price, Currency, UoM, PartGroup, GroupDescriptor, Class1, Class1Name</w:t>
      </w:r>
      <w:r>
        <w:rPr>
          <w:rFonts w:hint="eastAsia"/>
        </w:rPr>
        <w:t>).</w:t>
      </w:r>
    </w:p>
    <w:p>
      <w:pPr>
        <w:pStyle w:val="Normal"/>
        <w:numPr>
          <w:ilvl w:val="0"/>
          <w:numId w:val="1"/>
        </w:numPr>
        <w:rPr/>
      </w:pPr>
      <w:r>
        <w:rPr/>
        <w:t>Filtering/grouping/ordering enabled by all columns</w:t>
      </w:r>
      <w:r>
        <w:rPr>
          <w:rFonts w:hint="eastAsia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/>
        <w:t>Free test search over text input over the dataset</w:t>
      </w:r>
    </w:p>
    <w:p>
      <w:pPr>
        <w:pStyle w:val="Normal"/>
        <w:numPr>
          <w:ilvl w:val="0"/>
          <w:numId w:val="1"/>
        </w:numPr>
        <w:rPr/>
      </w:pPr>
      <w:r>
        <w:rPr/>
        <w:t>Action column with a show info button to fire up the part number show info modal and select part that fires up a confirmation modal and if accepted, returns and closes the main modal to return the part Guid to the caller</w:t>
      </w:r>
    </w:p>
    <w:p>
      <w:pPr>
        <w:pStyle w:val="Normal"/>
        <w:numPr>
          <w:ilvl w:val="0"/>
          <w:numId w:val="1"/>
        </w:numPr>
        <w:rPr/>
      </w:pPr>
      <w:r>
        <w:rPr>
          <w:rFonts w:hint="eastAsia"/>
        </w:rPr>
        <w:t>Controls respond to basic user interaction (focus, click, input).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> Partial (UI only)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4" w:name="__RefHeading___Toc543_350250779"/>
      <w:bookmarkStart w:id="5" w:name="_Toc219106294"/>
      <w:bookmarkEnd w:id="4"/>
      <w:r>
        <w:rPr>
          <w:rFonts w:hint="eastAsia"/>
        </w:rPr>
        <w:t xml:space="preserve">Board 2: </w:t>
      </w:r>
      <w:r>
        <w:rPr/>
        <w:t>Grid</w:t>
      </w:r>
      <w:r>
        <w:rPr>
          <w:rFonts w:hint="eastAsia"/>
        </w:rPr>
        <w:t xml:space="preserve"> Functionality</w:t>
      </w:r>
      <w:bookmarkEnd w:id="5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6" w:name="__RefHeading___Toc545_350250779"/>
      <w:bookmarkStart w:id="7" w:name="_Toc219106295"/>
      <w:bookmarkEnd w:id="6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-002</w:t>
      </w:r>
      <w:r>
        <w:rPr/>
        <w:t xml:space="preserve"> -</w:t>
      </w:r>
      <w:r>
        <w:rPr>
          <w:rFonts w:hint="eastAsia"/>
        </w:rPr>
        <w:t> Implement Main Controls Functionality and Validation</w:t>
      </w:r>
      <w:bookmarkEnd w:id="7"/>
    </w:p>
    <w:p>
      <w:pPr>
        <w:pStyle w:val="Normal"/>
        <w:rPr>
          <w:b/>
          <w:bCs/>
        </w:rPr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 xml:space="preserve"> Implement </w:t>
      </w:r>
      <w:bookmarkStart w:id="8" w:name="_Hlk219104322"/>
      <w:r>
        <w:rPr/>
        <w:t xml:space="preserve">filtering/grouping/sorting </w:t>
      </w:r>
      <w:bookmarkEnd w:id="8"/>
      <w:r>
        <w:rPr/>
        <w:t>and free search over the dataset</w:t>
      </w:r>
      <w:r>
        <w:rPr>
          <w:rFonts w:hint="eastAsia"/>
        </w:rPr>
        <w:br/>
      </w:r>
      <w:r>
        <w:rPr>
          <w:rFonts w:hint="eastAsia"/>
          <w:b/>
          <w:bCs/>
        </w:rPr>
        <w:t>Acceptance Criteria:</w:t>
      </w:r>
    </w:p>
    <w:p>
      <w:pPr>
        <w:pStyle w:val="ListParagraph"/>
        <w:numPr>
          <w:ilvl w:val="0"/>
          <w:numId w:val="7"/>
        </w:numPr>
        <w:rPr/>
      </w:pPr>
      <w:r>
        <w:rPr/>
        <w:t>All filtering/grouping/sorting by columns working</w:t>
      </w:r>
    </w:p>
    <w:p>
      <w:pPr>
        <w:pStyle w:val="ListParagraph"/>
        <w:numPr>
          <w:ilvl w:val="0"/>
          <w:numId w:val="7"/>
        </w:numPr>
        <w:rPr/>
      </w:pPr>
      <w:r>
        <w:rPr/>
        <w:t>Free text filtering working</w:t>
      </w:r>
    </w:p>
    <w:p>
      <w:pPr>
        <w:pStyle w:val="ListParagraph"/>
        <w:numPr>
          <w:ilvl w:val="0"/>
          <w:numId w:val="7"/>
        </w:numPr>
        <w:rPr/>
      </w:pPr>
      <w:r>
        <w:rPr/>
        <w:t>Show part info dialog working</w:t>
      </w:r>
    </w:p>
    <w:p>
      <w:pPr>
        <w:pStyle w:val="ListParagraph"/>
        <w:numPr>
          <w:ilvl w:val="0"/>
          <w:numId w:val="7"/>
        </w:numPr>
        <w:rPr/>
      </w:pPr>
      <w:r>
        <w:rPr/>
        <w:t>Select part functionality with the confirmation dialog working.</w:t>
      </w:r>
    </w:p>
    <w:p>
      <w:pPr>
        <w:pStyle w:val="Normal"/>
        <w:ind w:start="360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> Partial (UI only)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9" w:name="__RefHeading___Toc547_350250779"/>
      <w:bookmarkStart w:id="10" w:name="_Toc219106296"/>
      <w:bookmarkEnd w:id="9"/>
      <w:r>
        <w:rPr>
          <w:rFonts w:hint="eastAsia"/>
        </w:rPr>
        <w:t xml:space="preserve">Board 3: </w:t>
      </w:r>
      <w:r>
        <w:rPr/>
        <w:t>Select Part Info Modal</w:t>
      </w:r>
      <w:bookmarkEnd w:id="10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11" w:name="__RefHeading___Toc549_350250779"/>
      <w:bookmarkStart w:id="12" w:name="_Toc219106297"/>
      <w:bookmarkEnd w:id="11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-003</w:t>
      </w:r>
      <w:r>
        <w:rPr/>
        <w:t xml:space="preserve"> -</w:t>
      </w:r>
      <w:r>
        <w:rPr>
          <w:rFonts w:hint="eastAsia"/>
        </w:rPr>
        <w:t xml:space="preserve"> Implement </w:t>
      </w:r>
      <w:r>
        <w:rPr/>
        <w:t>Select Part Info Modal</w:t>
      </w:r>
      <w:bookmarkEnd w:id="12"/>
    </w:p>
    <w:p>
      <w:pPr>
        <w:pStyle w:val="Normal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 xml:space="preserve"> Implement </w:t>
      </w:r>
      <w:r>
        <w:rPr/>
        <w:t>the modal</w:t>
      </w:r>
      <w:r>
        <w:rPr>
          <w:rFonts w:hint="eastAsia"/>
        </w:rPr>
        <w:t>.</w:t>
        <w:br/>
      </w:r>
      <w:r>
        <w:rPr>
          <w:rFonts w:hint="eastAsia"/>
          <w:b/>
          <w:bCs/>
        </w:rPr>
        <w:t>Acceptance Criteria:</w:t>
      </w:r>
    </w:p>
    <w:p>
      <w:pPr>
        <w:pStyle w:val="Normal"/>
        <w:numPr>
          <w:ilvl w:val="0"/>
          <w:numId w:val="2"/>
        </w:numPr>
        <w:rPr/>
      </w:pPr>
      <w:r>
        <w:rPr/>
        <w:t>SelectPartInfoModal should present all the available information from all the databases we have access to (including a part image); it also has two buttons (SelectThis and Close)</w:t>
      </w:r>
    </w:p>
    <w:p>
      <w:pPr>
        <w:pStyle w:val="Normal"/>
        <w:numPr>
          <w:ilvl w:val="0"/>
          <w:numId w:val="2"/>
        </w:numPr>
        <w:rPr/>
      </w:pPr>
      <w:r>
        <w:rPr/>
        <w:t>On SelectThis, both modals are closed and the selecte part is returned to the caller Rfq part number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> Partial (UI only)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3" w:name="__RefHeading___Toc551_350250779"/>
      <w:bookmarkStart w:id="14" w:name="_Toc219106298"/>
      <w:bookmarkEnd w:id="13"/>
      <w:r>
        <w:rPr>
          <w:rFonts w:hint="eastAsia"/>
        </w:rPr>
        <w:t xml:space="preserve">Board </w:t>
      </w:r>
      <w:r>
        <w:rPr/>
        <w:t>4</w:t>
      </w:r>
      <w:r>
        <w:rPr>
          <w:rFonts w:hint="eastAsia"/>
        </w:rPr>
        <w:t>: Frontend Services - Individual Boards</w:t>
      </w:r>
      <w:bookmarkEnd w:id="14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15" w:name="__RefHeading___Toc553_350250779"/>
      <w:bookmarkStart w:id="16" w:name="_Toc219106299"/>
      <w:bookmarkEnd w:id="15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-FE-001</w:t>
      </w:r>
      <w:r>
        <w:rPr/>
        <w:t xml:space="preserve"> -</w:t>
      </w:r>
      <w:r>
        <w:rPr>
          <w:rFonts w:hint="eastAsia"/>
        </w:rPr>
        <w:t xml:space="preserve"> Implement FE Service: </w:t>
      </w:r>
      <w:r>
        <w:rPr/>
        <w:t>GetAllAlternativeParts(ParameterRequest parameters)</w:t>
      </w:r>
      <w:bookmarkEnd w:id="16"/>
    </w:p>
    <w:p>
      <w:pPr>
        <w:pStyle w:val="Normal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 xml:space="preserve"> Implement frontend service call to fetch </w:t>
      </w:r>
      <w:r>
        <w:rPr/>
        <w:t>all alternative part data according to set parameters</w:t>
      </w:r>
      <w:r>
        <w:rPr>
          <w:rFonts w:hint="eastAsia"/>
        </w:rPr>
        <w:t>.</w:t>
        <w:br/>
      </w:r>
      <w:r>
        <w:rPr>
          <w:rFonts w:hint="eastAsia"/>
          <w:b/>
          <w:bCs/>
        </w:rPr>
        <w:t>Acceptance Criteria:</w:t>
      </w:r>
    </w:p>
    <w:p>
      <w:pPr>
        <w:pStyle w:val="Normal"/>
        <w:numPr>
          <w:ilvl w:val="0"/>
          <w:numId w:val="3"/>
        </w:numPr>
        <w:rPr/>
      </w:pPr>
      <w:r>
        <w:rPr/>
        <w:t>Unit and integration tests</w:t>
      </w:r>
    </w:p>
    <w:p>
      <w:pPr>
        <w:pStyle w:val="Normal"/>
        <w:numPr>
          <w:ilvl w:val="0"/>
          <w:numId w:val="3"/>
        </w:numPr>
        <w:rPr/>
      </w:pPr>
      <w:r>
        <w:rPr>
          <w:rFonts w:hint="eastAsia"/>
        </w:rPr>
        <w:t xml:space="preserve">FE calls </w:t>
      </w:r>
      <w:r>
        <w:rPr/>
        <w:t>GetAllAlternativeParts(ParameterRequest parameters)</w:t>
      </w:r>
      <w:r>
        <w:rPr>
          <w:rFonts w:hint="eastAsia"/>
        </w:rPr>
        <w:t xml:space="preserve"> via Grpc.</w:t>
      </w:r>
    </w:p>
    <w:p>
      <w:pPr>
        <w:pStyle w:val="Normal"/>
        <w:numPr>
          <w:ilvl w:val="0"/>
          <w:numId w:val="3"/>
        </w:numPr>
        <w:rPr/>
      </w:pPr>
      <w:r>
        <w:rPr>
          <w:rFonts w:hint="eastAsia"/>
        </w:rPr>
        <w:t xml:space="preserve">Data is correctly received and populated in </w:t>
      </w:r>
      <w:r>
        <w:rPr/>
        <w:t>filtering grid on the select alternative part modal</w:t>
      </w:r>
      <w:r>
        <w:rPr>
          <w:rFonts w:hint="eastAsia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Fonts w:hint="eastAsia"/>
        </w:rPr>
        <w:t>Handles errors and loading states.</w:t>
      </w:r>
    </w:p>
    <w:p>
      <w:pPr>
        <w:pStyle w:val="Normal"/>
        <w:ind w:start="360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 xml:space="preserve"> Partial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17" w:name="__RefHeading___Toc555_350250779"/>
      <w:bookmarkStart w:id="18" w:name="_Toc219106300"/>
      <w:bookmarkEnd w:id="17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-FE-002</w:t>
      </w:r>
      <w:r>
        <w:rPr/>
        <w:t xml:space="preserve"> -</w:t>
      </w:r>
      <w:r>
        <w:rPr>
          <w:rFonts w:hint="eastAsia"/>
        </w:rPr>
        <w:t xml:space="preserve"> Implement FE Service: </w:t>
      </w:r>
      <w:r>
        <w:rPr/>
        <w:t>GetPartInfo(Guid partId)</w:t>
      </w:r>
      <w:bookmarkEnd w:id="18"/>
    </w:p>
    <w:p>
      <w:pPr>
        <w:pStyle w:val="Normal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 xml:space="preserve"> Implement frontend service call to fetch </w:t>
      </w:r>
      <w:r>
        <w:rPr/>
        <w:t>alternative part infor from all available databases</w:t>
      </w:r>
      <w:r>
        <w:rPr>
          <w:rFonts w:hint="eastAsia"/>
        </w:rPr>
        <w:t>.</w:t>
        <w:br/>
      </w:r>
      <w:r>
        <w:rPr>
          <w:rFonts w:hint="eastAsia"/>
          <w:b/>
          <w:bCs/>
        </w:rPr>
        <w:t>Acceptance Criteria:</w:t>
      </w:r>
    </w:p>
    <w:p>
      <w:pPr>
        <w:pStyle w:val="Normal"/>
        <w:numPr>
          <w:ilvl w:val="0"/>
          <w:numId w:val="4"/>
        </w:numPr>
        <w:rPr/>
      </w:pPr>
      <w:r>
        <w:rPr/>
        <w:t>Unit and integration tests</w:t>
      </w:r>
    </w:p>
    <w:p>
      <w:pPr>
        <w:pStyle w:val="Normal"/>
        <w:numPr>
          <w:ilvl w:val="0"/>
          <w:numId w:val="4"/>
        </w:numPr>
        <w:rPr/>
      </w:pPr>
      <w:r>
        <w:rPr>
          <w:rFonts w:hint="eastAsia"/>
        </w:rPr>
        <w:t xml:space="preserve">FE calls </w:t>
      </w:r>
      <w:r>
        <w:rPr/>
        <w:t xml:space="preserve">GetPartInfo(Guid partId) </w:t>
      </w:r>
      <w:r>
        <w:rPr>
          <w:rFonts w:hint="eastAsia"/>
        </w:rPr>
        <w:t>via Grpc.</w:t>
      </w:r>
    </w:p>
    <w:p>
      <w:pPr>
        <w:pStyle w:val="Normal"/>
        <w:numPr>
          <w:ilvl w:val="0"/>
          <w:numId w:val="4"/>
        </w:numPr>
        <w:rPr/>
      </w:pPr>
      <w:r>
        <w:rPr>
          <w:rFonts w:hint="eastAsia"/>
        </w:rPr>
        <w:t xml:space="preserve">Data is correctly received </w:t>
      </w:r>
      <w:r>
        <w:rPr/>
        <w:t>(including part image)</w:t>
      </w:r>
      <w:r>
        <w:rPr>
          <w:rFonts w:hint="eastAsia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 xml:space="preserve"> Partial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9" w:name="__RefHeading___Toc557_350250779"/>
      <w:bookmarkStart w:id="20" w:name="_Toc219106301"/>
      <w:bookmarkEnd w:id="19"/>
      <w:r>
        <w:rPr>
          <w:rFonts w:hint="eastAsia"/>
        </w:rPr>
        <w:t xml:space="preserve">Board </w:t>
      </w:r>
      <w:r>
        <w:rPr/>
        <w:t>4</w:t>
      </w:r>
      <w:r>
        <w:rPr>
          <w:rFonts w:hint="eastAsia"/>
        </w:rPr>
        <w:t>: Backend Services - Individual Boards</w:t>
      </w:r>
      <w:bookmarkEnd w:id="20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1" w:name="__RefHeading___Toc559_350250779"/>
      <w:bookmarkStart w:id="22" w:name="_Toc219106302"/>
      <w:bookmarkEnd w:id="21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-BE-001</w:t>
      </w:r>
      <w:r>
        <w:rPr>
          <w:b/>
          <w:bCs/>
        </w:rPr>
        <w:t xml:space="preserve"> - </w:t>
      </w:r>
      <w:r>
        <w:rPr>
          <w:rFonts w:hint="eastAsia"/>
        </w:rPr>
        <w:t>Implement BE Service</w:t>
      </w:r>
      <w:r>
        <w:rPr/>
        <w:t xml:space="preserve"> GetAllAlternativeParts(ParameterRequest parameters)</w:t>
      </w:r>
      <w:bookmarkEnd w:id="22"/>
    </w:p>
    <w:p>
      <w:pPr>
        <w:pStyle w:val="Normal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> Implement backend service to return customers filtered by user Guid.</w:t>
        <w:br/>
      </w:r>
      <w:r>
        <w:rPr>
          <w:rFonts w:hint="eastAsia"/>
          <w:b/>
          <w:bCs/>
        </w:rPr>
        <w:t>Acceptance Criteria:</w:t>
      </w:r>
    </w:p>
    <w:p>
      <w:pPr>
        <w:pStyle w:val="Normal"/>
        <w:numPr>
          <w:ilvl w:val="0"/>
          <w:numId w:val="5"/>
        </w:numPr>
        <w:rPr/>
      </w:pPr>
      <w:r>
        <w:rPr/>
        <w:t>Unit and integration tests</w:t>
      </w:r>
    </w:p>
    <w:p>
      <w:pPr>
        <w:pStyle w:val="Normal"/>
        <w:numPr>
          <w:ilvl w:val="0"/>
          <w:numId w:val="5"/>
        </w:numPr>
        <w:rPr/>
      </w:pPr>
      <w:r>
        <w:rPr>
          <w:rFonts w:hint="eastAsia"/>
        </w:rPr>
        <w:t xml:space="preserve">Data is correctly </w:t>
      </w:r>
      <w:r>
        <w:rPr/>
        <w:t>read from various databases</w:t>
      </w:r>
      <w:r>
        <w:rPr>
          <w:rFonts w:hint="eastAsia"/>
        </w:rPr>
        <w:t>.</w:t>
      </w:r>
    </w:p>
    <w:p>
      <w:pPr>
        <w:pStyle w:val="Normal"/>
        <w:numPr>
          <w:ilvl w:val="0"/>
          <w:numId w:val="5"/>
        </w:numPr>
        <w:rPr/>
      </w:pPr>
      <w:r>
        <w:rPr>
          <w:rFonts w:hint="eastAsia"/>
        </w:rPr>
        <w:t>Supports Grpc communication.</w:t>
      </w:r>
    </w:p>
    <w:p>
      <w:pPr>
        <w:pStyle w:val="Normal"/>
        <w:numPr>
          <w:ilvl w:val="0"/>
          <w:numId w:val="5"/>
        </w:numPr>
        <w:rPr/>
      </w:pPr>
      <w:r>
        <w:rPr>
          <w:rFonts w:hint="eastAsia"/>
        </w:rPr>
        <w:t>Handles errors gracefully.</w:t>
        <w:br/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 xml:space="preserve"> Partial </w:t>
      </w:r>
    </w:p>
    <w:p>
      <w:pPr>
        <w:pStyle w:val="Normal"/>
        <w:ind w:start="72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3" w:name="__RefHeading___Toc561_350250779"/>
      <w:bookmarkStart w:id="24" w:name="_Toc219106303"/>
      <w:bookmarkEnd w:id="23"/>
      <w:r>
        <w:rPr>
          <w:rFonts w:hint="eastAsia"/>
          <w:b/>
          <w:bCs/>
        </w:rPr>
        <w:t>ID:</w:t>
      </w:r>
      <w:r>
        <w:rPr>
          <w:rFonts w:hint="eastAsia"/>
        </w:rPr>
        <w:t> </w:t>
      </w:r>
      <w:r>
        <w:rPr/>
        <w:t>DMY</w:t>
      </w:r>
      <w:r>
        <w:rPr>
          <w:rFonts w:hint="eastAsia"/>
        </w:rPr>
        <w:t>-BE-002</w:t>
      </w:r>
      <w:r>
        <w:rPr/>
        <w:t xml:space="preserve"> -</w:t>
      </w:r>
      <w:r>
        <w:rPr>
          <w:rFonts w:hint="eastAsia"/>
        </w:rPr>
        <w:t xml:space="preserve"> Implement BE Service: </w:t>
      </w:r>
      <w:r>
        <w:rPr/>
        <w:t>GetPartInfo(Guid partId)</w:t>
      </w:r>
      <w:bookmarkEnd w:id="24"/>
    </w:p>
    <w:p>
      <w:pPr>
        <w:pStyle w:val="Normal"/>
        <w:rPr/>
      </w:pPr>
      <w:r>
        <w:rPr>
          <w:rFonts w:hint="eastAsia"/>
        </w:rPr>
        <w:br/>
      </w:r>
      <w:r>
        <w:rPr>
          <w:rFonts w:hint="eastAsia"/>
          <w:b/>
          <w:bCs/>
        </w:rPr>
        <w:t>Description:</w:t>
      </w:r>
      <w:r>
        <w:rPr>
          <w:rFonts w:hint="eastAsia"/>
        </w:rPr>
        <w:t xml:space="preserve"> Implement backend service to return </w:t>
      </w:r>
      <w:r>
        <w:rPr/>
        <w:t>part info by part</w:t>
      </w:r>
      <w:r>
        <w:rPr>
          <w:rFonts w:hint="eastAsia"/>
        </w:rPr>
        <w:t xml:space="preserve"> Guid.</w:t>
        <w:br/>
      </w:r>
      <w:r>
        <w:rPr>
          <w:rFonts w:hint="eastAsia"/>
          <w:b/>
          <w:bCs/>
        </w:rPr>
        <w:t>Acceptance Criteria:</w:t>
      </w:r>
    </w:p>
    <w:p>
      <w:pPr>
        <w:pStyle w:val="Normal"/>
        <w:numPr>
          <w:ilvl w:val="0"/>
          <w:numId w:val="6"/>
        </w:numPr>
        <w:rPr/>
      </w:pPr>
      <w:r>
        <w:rPr/>
        <w:t>Unit and integration tests</w:t>
      </w:r>
    </w:p>
    <w:p>
      <w:pPr>
        <w:pStyle w:val="Normal"/>
        <w:numPr>
          <w:ilvl w:val="0"/>
          <w:numId w:val="6"/>
        </w:numPr>
        <w:rPr/>
      </w:pPr>
      <w:r>
        <w:rPr>
          <w:rFonts w:hint="eastAsia"/>
        </w:rPr>
        <w:t xml:space="preserve">Returns </w:t>
      </w:r>
      <w:r>
        <w:rPr/>
        <w:t>part data</w:t>
      </w:r>
      <w:r>
        <w:rPr>
          <w:rFonts w:hint="eastAsia"/>
        </w:rPr>
        <w:t>.</w:t>
      </w:r>
    </w:p>
    <w:p>
      <w:pPr>
        <w:pStyle w:val="Normal"/>
        <w:numPr>
          <w:ilvl w:val="0"/>
          <w:numId w:val="6"/>
        </w:numPr>
        <w:rPr/>
      </w:pPr>
      <w:r>
        <w:rPr>
          <w:rFonts w:hint="eastAsia"/>
        </w:rPr>
        <w:t>Supports Grpc communication.</w:t>
      </w:r>
    </w:p>
    <w:p>
      <w:pPr>
        <w:pStyle w:val="Normal"/>
        <w:numPr>
          <w:ilvl w:val="0"/>
          <w:numId w:val="6"/>
        </w:numPr>
        <w:rPr/>
      </w:pPr>
      <w:r>
        <w:rPr>
          <w:rFonts w:hint="eastAsia"/>
        </w:rPr>
        <w:t>Handles errors gracefully.</w:t>
        <w:br/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Priority:</w:t>
      </w:r>
      <w:r>
        <w:rPr>
          <w:rFonts w:hint="eastAsia"/>
        </w:rPr>
        <w:t> High</w:t>
      </w:r>
    </w:p>
    <w:p>
      <w:pPr>
        <w:pStyle w:val="Normal"/>
        <w:ind w:start="360"/>
        <w:rPr/>
      </w:pPr>
      <w:r>
        <w:rPr>
          <w:b/>
          <w:bCs/>
        </w:rPr>
        <w:t>Estimated implementation man/hrs</w:t>
      </w:r>
      <w:r>
        <w:rPr>
          <w:rFonts w:hint="eastAsia"/>
          <w:b/>
          <w:bCs/>
        </w:rPr>
        <w:t>:</w:t>
      </w:r>
      <w:r>
        <w:rPr>
          <w:rFonts w:hint="eastAsia"/>
        </w:rPr>
        <w:t> </w:t>
      </w:r>
      <w:r>
        <w:rPr/>
        <w:t>8</w:t>
      </w:r>
    </w:p>
    <w:p>
      <w:pPr>
        <w:pStyle w:val="Normal"/>
        <w:ind w:start="360"/>
        <w:rPr/>
      </w:pPr>
      <w:r>
        <w:rPr>
          <w:rFonts w:hint="eastAsia"/>
          <w:b/>
          <w:bCs/>
        </w:rPr>
        <w:t>Design Completion:</w:t>
      </w:r>
      <w:r>
        <w:rPr>
          <w:rFonts w:hint="eastAsia"/>
        </w:rPr>
        <w:t xml:space="preserve"> Partial </w:t>
      </w:r>
    </w:p>
    <w:p>
      <w:pPr>
        <w:pStyle w:val="Normal"/>
        <w:ind w:start="360"/>
        <w:rPr/>
      </w:pPr>
      <w:r>
        <w:rPr/>
      </w:r>
    </w:p>
    <w:p>
      <w:pPr>
        <w:pStyle w:val="Heading2"/>
        <w:rPr>
          <w:ins w:id="2" w:author="Unknown Author" w:date="2026-01-29T08:47:32Z"/>
        </w:rPr>
      </w:pPr>
      <w:bookmarkStart w:id="25" w:name="__RefHeading___Toc563_350250779"/>
      <w:bookmarkStart w:id="26" w:name="_Toc219106301_Copy_1"/>
      <w:bookmarkEnd w:id="25"/>
      <w:ins w:id="0" w:author="Unknown Author" w:date="2026-01-29T08:47:32Z">
        <w:r>
          <w:rPr>
            <w:rFonts w:hint="eastAsia"/>
          </w:rPr>
          <w:t xml:space="preserve">Board 5: </w:t>
        </w:r>
      </w:ins>
      <w:bookmarkEnd w:id="26"/>
      <w:ins w:id="1" w:author="Unknown Author" w:date="2026-01-29T08:47:32Z">
        <w:r>
          <w:rPr>
            <w:rFonts w:hint="eastAsia"/>
          </w:rPr>
          <w:t>Code cleanup/speedup</w:t>
        </w:r>
      </w:ins>
    </w:p>
    <w:p>
      <w:pPr>
        <w:pStyle w:val="Normal"/>
        <w:rPr>
          <w:ins w:id="4" w:author="Unknown Author" w:date="2026-01-29T08:47:32Z"/>
        </w:rPr>
      </w:pPr>
      <w:ins w:id="3" w:author="Unknown Author" w:date="2026-01-29T08:47:32Z">
        <w:r>
          <w:rPr/>
          <mc:AlternateContent>
            <mc:Choice Requires="wps">
              <w:drawing>
                <wp:inline distT="0" distB="0" distL="0" distR="0">
                  <wp:extent cx="5943600" cy="635"/>
                  <wp:effectExtent l="0" t="0" r="0" b="0"/>
                  <wp:docPr id="13" name="Shape1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43600" cy="72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rect id="shape_0" ID="Shape13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  <v:fill o:detectmouseclick="t" type="solid" color2="#5f5f5f"/>
                  <v:stroke color="#3465a4" joinstyle="round" endcap="flat"/>
                  <w10:wrap type="square"/>
                </v:rect>
              </w:pict>
            </mc:Fallback>
          </mc:AlternateContent>
        </w:r>
      </w:ins>
    </w:p>
    <w:p>
      <w:pPr>
        <w:pStyle w:val="Heading3"/>
        <w:rPr>
          <w:ins w:id="11" w:author="Unknown Author" w:date="2026-01-29T08:47:32Z"/>
        </w:rPr>
      </w:pPr>
      <w:bookmarkStart w:id="27" w:name="__RefHeading___Toc565_350250779"/>
      <w:bookmarkStart w:id="28" w:name="_Toc219106302_Copy_1"/>
      <w:bookmarkEnd w:id="27"/>
      <w:ins w:id="5" w:author="Unknown Author" w:date="2026-01-29T08:47:32Z">
        <w:r>
          <w:rPr>
            <w:rFonts w:hint="eastAsia"/>
            <w:b/>
            <w:bCs/>
          </w:rPr>
          <w:t>ID:</w:t>
        </w:r>
      </w:ins>
      <w:ins w:id="6" w:author="Unknown Author" w:date="2026-01-29T08:47:32Z">
        <w:r>
          <w:rPr>
            <w:rFonts w:hint="eastAsia"/>
          </w:rPr>
          <w:t> </w:t>
        </w:r>
      </w:ins>
      <w:ins w:id="7" w:author="Unknown Author" w:date="2026-01-29T08:47:32Z">
        <w:r>
          <w:rPr/>
          <w:t>DMY</w:t>
        </w:r>
      </w:ins>
      <w:ins w:id="8" w:author="Unknown Author" w:date="2026-01-29T08:47:32Z">
        <w:r>
          <w:rPr>
            <w:rFonts w:hint="eastAsia"/>
          </w:rPr>
          <w:t>-CC-001</w:t>
        </w:r>
      </w:ins>
      <w:ins w:id="9" w:author="Unknown Author" w:date="2026-01-29T08:47:32Z">
        <w:r>
          <w:rPr>
            <w:b/>
            <w:bCs/>
          </w:rPr>
          <w:t xml:space="preserve"> - </w:t>
        </w:r>
      </w:ins>
      <w:bookmarkEnd w:id="28"/>
      <w:ins w:id="10" w:author="Unknown Author" w:date="2026-01-29T08:47:32Z">
        <w:r>
          <w:rPr>
            <w:rFonts w:hint="eastAsia"/>
            <w:b/>
            <w:bCs/>
          </w:rPr>
          <w:t>Code cleanup/speedup</w:t>
        </w:r>
      </w:ins>
    </w:p>
    <w:p>
      <w:pPr>
        <w:pStyle w:val="Normal"/>
        <w:rPr>
          <w:ins w:id="16" w:author="Unknown Author" w:date="2026-01-29T08:47:32Z"/>
        </w:rPr>
      </w:pPr>
      <w:ins w:id="12" w:author="Unknown Author" w:date="2026-01-29T08:47:32Z">
        <w:r>
          <w:rPr>
            <w:rFonts w:hint="eastAsia"/>
          </w:rPr>
          <w:br/>
        </w:r>
      </w:ins>
      <w:ins w:id="13" w:author="Unknown Author" w:date="2026-01-29T08:47:32Z">
        <w:r>
          <w:rPr>
            <w:rFonts w:hint="eastAsia"/>
            <w:b/>
            <w:bCs/>
          </w:rPr>
          <w:t>Description:</w:t>
        </w:r>
      </w:ins>
      <w:ins w:id="14" w:author="Unknown Author" w:date="2026-01-29T08:47:32Z">
        <w:r>
          <w:rPr>
            <w:rFonts w:hint="eastAsia"/>
          </w:rPr>
          <w:t> Review created/affected code in this sprint</w:t>
          <w:br/>
        </w:r>
      </w:ins>
      <w:ins w:id="15" w:author="Unknown Author" w:date="2026-01-29T08:47:32Z">
        <w:r>
          <w:rPr>
            <w:rFonts w:hint="eastAsia"/>
            <w:b/>
            <w:bCs/>
          </w:rPr>
          <w:t>Acceptance Criteria:</w:t>
        </w:r>
      </w:ins>
    </w:p>
    <w:p>
      <w:pPr>
        <w:pStyle w:val="Normal"/>
        <w:numPr>
          <w:ilvl w:val="0"/>
          <w:numId w:val="5"/>
        </w:numPr>
        <w:rPr>
          <w:ins w:id="18" w:author="Unknown Author" w:date="2026-01-29T08:47:32Z"/>
        </w:rPr>
      </w:pPr>
      <w:ins w:id="17" w:author="Unknown Author" w:date="2026-01-29T08:47:32Z">
        <w:r>
          <w:rPr/>
          <w:t>Check the load speedup of the AlternativeParts dataset</w:t>
        </w:r>
      </w:ins>
    </w:p>
    <w:p>
      <w:pPr>
        <w:pStyle w:val="Normal"/>
        <w:numPr>
          <w:ilvl w:val="0"/>
          <w:numId w:val="5"/>
        </w:numPr>
        <w:rPr>
          <w:ins w:id="20" w:author="Unknown Author" w:date="2026-01-29T08:47:32Z"/>
        </w:rPr>
      </w:pPr>
      <w:ins w:id="19" w:author="Unknown Author" w:date="2026-01-29T08:47:32Z">
        <w:r>
          <w:rPr>
            <w:rFonts w:hint="eastAsia"/>
          </w:rPr>
          <w:t>Load needed backend cached datasets as early as possible in the frontend and in background</w:t>
        </w:r>
      </w:ins>
    </w:p>
    <w:p>
      <w:pPr>
        <w:pStyle w:val="Normal"/>
        <w:numPr>
          <w:ilvl w:val="0"/>
          <w:numId w:val="5"/>
        </w:numPr>
        <w:rPr>
          <w:ins w:id="22" w:author="Unknown Author" w:date="2026-01-29T08:47:32Z"/>
        </w:rPr>
      </w:pPr>
      <w:ins w:id="21" w:author="Unknown Author" w:date="2026-01-29T08:47:32Z">
        <w:r>
          <w:rPr>
            <w:rFonts w:hint="eastAsia"/>
          </w:rPr>
          <w:t>Resize Grpc buffers to 64MB (AlternativeParts dataset is around 33.5MB and is the biggest one in this FE module)</w:t>
        </w:r>
      </w:ins>
    </w:p>
    <w:p>
      <w:pPr>
        <w:pStyle w:val="Normal"/>
        <w:numPr>
          <w:ilvl w:val="0"/>
          <w:numId w:val="5"/>
        </w:numPr>
        <w:rPr>
          <w:ins w:id="24" w:author="Unknown Author" w:date="2026-01-29T08:47:32Z"/>
        </w:rPr>
      </w:pPr>
      <w:ins w:id="23" w:author="Unknown Author" w:date="2026-01-29T08:47:32Z">
        <w:r>
          <w:rPr>
            <w:rFonts w:hint="eastAsia"/>
          </w:rPr>
          <w:t>Handles errors gracefully.</w:t>
          <w:br/>
        </w:r>
      </w:ins>
    </w:p>
    <w:p>
      <w:pPr>
        <w:pStyle w:val="Normal"/>
        <w:ind w:start="360"/>
        <w:rPr>
          <w:ins w:id="27" w:author="Unknown Author" w:date="2026-01-29T08:47:32Z"/>
        </w:rPr>
      </w:pPr>
      <w:ins w:id="25" w:author="Unknown Author" w:date="2026-01-29T08:47:32Z">
        <w:r>
          <w:rPr>
            <w:rFonts w:hint="eastAsia"/>
            <w:b/>
            <w:bCs/>
          </w:rPr>
          <w:t>Priority:</w:t>
        </w:r>
      </w:ins>
      <w:ins w:id="26" w:author="Unknown Author" w:date="2026-01-29T08:47:32Z">
        <w:r>
          <w:rPr>
            <w:rFonts w:hint="eastAsia"/>
          </w:rPr>
          <w:t> High</w:t>
        </w:r>
      </w:ins>
    </w:p>
    <w:p>
      <w:pPr>
        <w:pStyle w:val="Normal"/>
        <w:ind w:start="360"/>
        <w:rPr>
          <w:ins w:id="32" w:author="Unknown Author" w:date="2026-01-29T08:47:32Z"/>
        </w:rPr>
      </w:pPr>
      <w:ins w:id="28" w:author="Unknown Author" w:date="2026-01-29T08:47:32Z">
        <w:r>
          <w:rPr>
            <w:b/>
            <w:bCs/>
          </w:rPr>
          <w:t>Estimated implementation man/hrs</w:t>
        </w:r>
      </w:ins>
      <w:ins w:id="29" w:author="Unknown Author" w:date="2026-01-29T08:47:32Z">
        <w:r>
          <w:rPr>
            <w:rFonts w:hint="eastAsia"/>
            <w:b/>
            <w:bCs/>
          </w:rPr>
          <w:t>:</w:t>
        </w:r>
      </w:ins>
      <w:ins w:id="30" w:author="Unknown Author" w:date="2026-01-29T08:47:32Z">
        <w:r>
          <w:rPr>
            <w:rFonts w:hint="eastAsia"/>
          </w:rPr>
          <w:t> </w:t>
        </w:r>
      </w:ins>
      <w:ins w:id="31" w:author="Unknown Author" w:date="2026-01-29T08:47:32Z">
        <w:r>
          <w:rPr/>
          <w:t>8</w:t>
        </w:r>
      </w:ins>
    </w:p>
    <w:p>
      <w:pPr>
        <w:pStyle w:val="Normal"/>
        <w:ind w:start="360"/>
        <w:rPr>
          <w:ins w:id="35" w:author="Unknown Author" w:date="2026-01-29T08:47:32Z"/>
        </w:rPr>
      </w:pPr>
      <w:ins w:id="33" w:author="Unknown Author" w:date="2026-01-29T08:47:32Z">
        <w:r>
          <w:rPr>
            <w:rFonts w:hint="eastAsia"/>
            <w:b/>
            <w:bCs/>
          </w:rPr>
          <w:t>Design Completion:</w:t>
        </w:r>
      </w:ins>
      <w:ins w:id="34" w:author="Unknown Author" w:date="2026-01-29T08:47:32Z">
        <w:r>
          <w:rPr>
            <w:rFonts w:hint="eastAsia"/>
          </w:rPr>
          <w:t xml:space="preserve"> Partial </w:t>
        </w:r>
      </w:ins>
    </w:p>
    <w:p>
      <w:pPr>
        <w:pStyle w:val="Normal"/>
        <w:ind w:start="720"/>
        <w:rPr>
          <w:ins w:id="37" w:author="Unknown Author" w:date="2026-01-29T08:47:32Z"/>
        </w:rPr>
      </w:pPr>
      <w:ins w:id="36" w:author="Unknown Author" w:date="2026-01-29T08:47:32Z">
        <w:r>
          <w:rPr/>
        </w:r>
      </w:ins>
    </w:p>
    <w:p>
      <w:pPr>
        <w:pStyle w:val="Normal"/>
        <w:spacing w:before="0" w:after="160"/>
        <w:ind w:start="360"/>
        <w:rPr/>
      </w:pPr>
      <w:ins w:id="38" w:author="Unknown Author" w:date="2026-01-29T08:47:32Z">
        <w:r>
          <w:rPr/>
          <mc:AlternateContent>
            <mc:Choice Requires="wps">
              <w:drawing>
                <wp:inline distT="0" distB="0" distL="0" distR="0">
                  <wp:extent cx="5943600" cy="635"/>
                  <wp:effectExtent l="0" t="0" r="0" b="0"/>
                  <wp:docPr id="14" name="Shape1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43600" cy="72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rect id="shape_0" ID="Shape14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  <v:fill o:detectmouseclick="t" type="solid" color2="#5f5f5f"/>
                  <v:stroke color="#3465a4" joinstyle="round" endcap="flat"/>
                  <w10:wrap type="square"/>
                </v:rect>
              </w:pict>
            </mc:Fallback>
          </mc:AlternateContent>
        </w:r>
      </w:ins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trackRevision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26aa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a0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a0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a0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0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0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0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0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0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0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01a0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01a0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01a0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01a0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01a0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01a0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01a0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01a0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01a0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01a0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01a0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01a0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1a0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01a0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1a0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b3ce6"/>
    <w:rPr>
      <w:color w:themeColor="hyperlink" w:val="467886"/>
      <w:u w:val="single"/>
    </w:rPr>
  </w:style>
  <w:style w:type="character" w:styleId="IndexLink">
    <w:name w:val="Index Link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201a0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0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0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1a0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b3ce6"/>
    <w:pPr>
      <w:spacing w:lineRule="auto" w:line="259"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b3ce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b3ce6"/>
    <w:pPr>
      <w:spacing w:before="0" w:after="100"/>
      <w:ind w:start="480"/>
    </w:pPr>
    <w:rPr/>
  </w:style>
  <w:style w:type="paragraph" w:styleId="Revision">
    <w:name w:val="Revision"/>
    <w:uiPriority w:val="99"/>
    <w:semiHidden/>
    <w:qFormat/>
    <w:rsid w:val="000a7a98"/>
    <w:pPr>
      <w:widowControl/>
      <w:suppressAutoHyphens w:val="true"/>
      <w:bidi w:val="0"/>
      <w:spacing w:lineRule="auto" w:line="240"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LibreOffice/25.8.3.2$Windows_X86_64 LibreOffice_project/8ca8d55c161d602844f5428fa4b58097424e324e</Application>
  <AppVersion>15.0000</AppVersion>
  <Pages>6</Pages>
  <Words>689</Words>
  <Characters>4248</Characters>
  <CharactersWithSpaces>4833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2026-01-08T13:43:00Z</dcterms:created>
  <dc:creator>Canacheu, Lucian (Deva)</dc:creator>
  <dc:description/>
  <dc:language>en-US</dc:language>
  <cp:lastModifiedBy/>
  <dcterms:modified xsi:type="dcterms:W3CDTF">2026-01-29T08:52:49Z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